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8D21" w14:textId="672A60A3" w:rsidR="00AF4815" w:rsidRPr="00AF4815" w:rsidRDefault="00AF4815" w:rsidP="00AF4815">
      <w:pPr>
        <w:jc w:val="center"/>
        <w:rPr>
          <w:sz w:val="32"/>
          <w:szCs w:val="32"/>
          <w:u w:val="words"/>
          <w:lang w:val="en-US"/>
        </w:rPr>
        <w:pPrChange w:id="0" w:author="Vincent Pernarh (DHL Supply Chain)" w:date="2025-09-21T10:10:00Z" w16du:dateUtc="2025-09-21T13:10:00Z">
          <w:pPr/>
        </w:pPrChange>
      </w:pPr>
      <w:ins w:id="1" w:author="Vincent Pernarh (DHL Supply Chain)" w:date="2025-09-21T10:10:00Z" w16du:dateUtc="2025-09-21T13:10:00Z">
        <w:r w:rsidRPr="00AF4815">
          <w:rPr>
            <w:sz w:val="32"/>
            <w:szCs w:val="32"/>
            <w:u w:val="words"/>
            <w:lang w:val="en-US"/>
          </w:rPr>
          <w:t>ACCESS TO SHEREPOI</w:t>
        </w:r>
      </w:ins>
      <w:ins w:id="2" w:author="Vincent Pernarh (DHL Supply Chain)" w:date="2025-09-21T10:11:00Z" w16du:dateUtc="2025-09-21T13:11:00Z">
        <w:r w:rsidRPr="00AF4815">
          <w:rPr>
            <w:sz w:val="32"/>
            <w:szCs w:val="32"/>
            <w:u w:val="words"/>
            <w:lang w:val="en-US"/>
          </w:rPr>
          <w:t>NT VIA AZURE</w:t>
        </w:r>
      </w:ins>
    </w:p>
    <w:p w14:paraId="2E89BC52" w14:textId="794F1E4B" w:rsidR="00C64143" w:rsidRDefault="00C64143">
      <w:pPr>
        <w:rPr>
          <w:lang w:val="en-US"/>
        </w:rPr>
      </w:pPr>
      <w:r>
        <w:rPr>
          <w:lang w:val="en-US"/>
        </w:rPr>
        <w:t xml:space="preserve">Granting access to </w:t>
      </w:r>
      <w:proofErr w:type="spellStart"/>
      <w:r>
        <w:rPr>
          <w:lang w:val="en-US"/>
        </w:rPr>
        <w:t>sharepoint</w:t>
      </w:r>
      <w:proofErr w:type="spellEnd"/>
      <w:r>
        <w:rPr>
          <w:lang w:val="en-US"/>
        </w:rPr>
        <w:t xml:space="preserve"> Via Azure </w:t>
      </w:r>
      <w:del w:id="3" w:author="Vincent Pernarh (DHL Supply Chain)" w:date="2025-09-21T10:11:00Z" w16du:dateUtc="2025-09-21T13:11:00Z">
        <w:r w:rsidDel="00AF4815">
          <w:rPr>
            <w:lang w:val="en-US"/>
          </w:rPr>
          <w:delText>with  available</w:delText>
        </w:r>
      </w:del>
      <w:ins w:id="4" w:author="Vincent Pernarh (DHL Supply Chain)" w:date="2025-09-21T10:11:00Z" w16du:dateUtc="2025-09-21T13:11:00Z">
        <w:r w:rsidR="00AF4815">
          <w:rPr>
            <w:lang w:val="en-US"/>
          </w:rPr>
          <w:t>with available</w:t>
        </w:r>
      </w:ins>
      <w:r>
        <w:rPr>
          <w:lang w:val="en-US"/>
        </w:rPr>
        <w:t xml:space="preserve"> </w:t>
      </w:r>
      <w:r w:rsidR="00AF4815">
        <w:rPr>
          <w:lang w:val="en-US"/>
        </w:rPr>
        <w:t xml:space="preserve">some available data </w:t>
      </w:r>
      <w:r>
        <w:rPr>
          <w:lang w:val="en-US"/>
        </w:rPr>
        <w:t xml:space="preserve">but with some limitations to </w:t>
      </w:r>
      <w:proofErr w:type="gramStart"/>
      <w:r>
        <w:rPr>
          <w:lang w:val="en-US"/>
        </w:rPr>
        <w:t>Read, or</w:t>
      </w:r>
      <w:proofErr w:type="gramEnd"/>
      <w:r>
        <w:rPr>
          <w:lang w:val="en-US"/>
        </w:rPr>
        <w:t xml:space="preserve"> Write.</w:t>
      </w:r>
    </w:p>
    <w:p w14:paraId="09C8BFF7" w14:textId="77777777" w:rsidR="00C64143" w:rsidRDefault="00C64143">
      <w:pPr>
        <w:rPr>
          <w:lang w:val="en-US"/>
        </w:rPr>
      </w:pPr>
    </w:p>
    <w:p w14:paraId="5E95B91F" w14:textId="00344E2B" w:rsidR="00C64143" w:rsidRDefault="00C64143">
      <w:pPr>
        <w:rPr>
          <w:lang w:val="en-US"/>
        </w:rPr>
      </w:pPr>
      <w:r>
        <w:rPr>
          <w:lang w:val="en-US"/>
        </w:rPr>
        <w:t xml:space="preserve">Having this info’s with the permission to only select files </w:t>
      </w:r>
    </w:p>
    <w:p w14:paraId="432B66B3" w14:textId="77777777" w:rsidR="00C64143" w:rsidRDefault="00C64143">
      <w:pPr>
        <w:rPr>
          <w:lang w:val="en-US"/>
        </w:rPr>
      </w:pPr>
    </w:p>
    <w:p w14:paraId="767EA2FA" w14:textId="4052A56F" w:rsidR="00C64143" w:rsidRPr="00C64143" w:rsidRDefault="00C64143">
      <w:pPr>
        <w:rPr>
          <w:lang w:val="en-US"/>
        </w:rPr>
      </w:pPr>
      <w:r w:rsidRPr="00C64143">
        <w:rPr>
          <w:b/>
          <w:bCs/>
          <w:lang w:val="en-US"/>
        </w:rPr>
        <w:t xml:space="preserve">SECURITY </w:t>
      </w:r>
      <w:proofErr w:type="gramStart"/>
      <w:r w:rsidRPr="00C64143">
        <w:rPr>
          <w:b/>
          <w:bCs/>
          <w:lang w:val="en-US"/>
        </w:rPr>
        <w:t>GROUP :</w:t>
      </w:r>
      <w:proofErr w:type="gramEnd"/>
      <w:r>
        <w:rPr>
          <w:lang w:val="en-US"/>
        </w:rPr>
        <w:t xml:space="preserve">  </w:t>
      </w:r>
      <w:proofErr w:type="spellStart"/>
      <w:r w:rsidRPr="00C64143">
        <w:rPr>
          <w:lang w:val="en-US"/>
        </w:rPr>
        <w:t>CCTSecurityGroup</w:t>
      </w:r>
      <w:proofErr w:type="spellEnd"/>
    </w:p>
    <w:p w14:paraId="3E7D9CF1" w14:textId="2A9574DB" w:rsidR="00C64143" w:rsidRDefault="00C64143">
      <w:pPr>
        <w:rPr>
          <w:lang w:val="en-US"/>
        </w:rPr>
      </w:pPr>
      <w:r>
        <w:rPr>
          <w:lang w:val="en-US"/>
        </w:rPr>
        <w:t>Fist You must be an Admin on the site you want to access, or an admin must add this security group to the site with the permission to read or write.</w:t>
      </w:r>
    </w:p>
    <w:p w14:paraId="133117D1" w14:textId="1B93CB3B" w:rsidR="00C64143" w:rsidRDefault="00C64143">
      <w:pPr>
        <w:rPr>
          <w:lang w:val="en-US"/>
        </w:rPr>
      </w:pPr>
      <w:r>
        <w:rPr>
          <w:lang w:val="en-US"/>
        </w:rPr>
        <w:t xml:space="preserve">Do as </w:t>
      </w:r>
      <w:proofErr w:type="gramStart"/>
      <w:r>
        <w:rPr>
          <w:lang w:val="en-US"/>
        </w:rPr>
        <w:t>follow :</w:t>
      </w:r>
      <w:proofErr w:type="gramEnd"/>
    </w:p>
    <w:p w14:paraId="5DBB9D90" w14:textId="76254285" w:rsidR="00C64143" w:rsidRPr="00C64143" w:rsidRDefault="00C64143" w:rsidP="00C64143">
      <w:pPr>
        <w:pStyle w:val="ListParagraph"/>
        <w:numPr>
          <w:ilvl w:val="0"/>
          <w:numId w:val="3"/>
        </w:numPr>
        <w:rPr>
          <w:lang w:val="en-US"/>
        </w:rPr>
      </w:pPr>
      <w:r w:rsidRPr="00C64143">
        <w:rPr>
          <w:lang w:val="en-US"/>
        </w:rPr>
        <w:t>Access Site Permissions</w:t>
      </w:r>
    </w:p>
    <w:p w14:paraId="1AE0752A" w14:textId="70C798BB" w:rsidR="00C64143" w:rsidRDefault="00C64143">
      <w:pPr>
        <w:rPr>
          <w:lang w:val="en-US"/>
        </w:rPr>
      </w:pPr>
      <w:r w:rsidRPr="00C64143">
        <w:rPr>
          <w:lang w:val="en-US"/>
        </w:rPr>
        <w:drawing>
          <wp:inline distT="0" distB="0" distL="0" distR="0" wp14:anchorId="343B21AA" wp14:editId="67789632">
            <wp:extent cx="5731510" cy="732790"/>
            <wp:effectExtent l="0" t="0" r="2540" b="0"/>
            <wp:docPr id="62132166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21667" name="Picture 1" descr="A white background with black and white clouds&#10;&#10;AI-generated content may be incorrect."/>
                    <pic:cNvPicPr/>
                  </pic:nvPicPr>
                  <pic:blipFill>
                    <a:blip r:embed="rId5"/>
                    <a:stretch>
                      <a:fillRect/>
                    </a:stretch>
                  </pic:blipFill>
                  <pic:spPr>
                    <a:xfrm>
                      <a:off x="0" y="0"/>
                      <a:ext cx="5731510" cy="732790"/>
                    </a:xfrm>
                    <a:prstGeom prst="rect">
                      <a:avLst/>
                    </a:prstGeom>
                  </pic:spPr>
                </pic:pic>
              </a:graphicData>
            </a:graphic>
          </wp:inline>
        </w:drawing>
      </w:r>
    </w:p>
    <w:p w14:paraId="2BE02E57" w14:textId="2A3F3FC5" w:rsidR="00C64143" w:rsidRPr="00C64143" w:rsidRDefault="00C64143" w:rsidP="00C64143">
      <w:pPr>
        <w:pStyle w:val="ListParagraph"/>
        <w:numPr>
          <w:ilvl w:val="0"/>
          <w:numId w:val="3"/>
        </w:numPr>
        <w:rPr>
          <w:lang w:val="en-US"/>
        </w:rPr>
      </w:pPr>
      <w:r>
        <w:rPr>
          <w:lang w:val="en-US"/>
        </w:rPr>
        <w:t>Advanced Permissions Settings</w:t>
      </w:r>
    </w:p>
    <w:p w14:paraId="0D4674BC" w14:textId="77777777" w:rsidR="00C64143" w:rsidRDefault="00C64143">
      <w:pPr>
        <w:rPr>
          <w:lang w:val="en-US"/>
        </w:rPr>
      </w:pPr>
    </w:p>
    <w:p w14:paraId="04CF88B5" w14:textId="6A1B0895" w:rsidR="00C64143" w:rsidRDefault="00C64143">
      <w:pPr>
        <w:rPr>
          <w:lang w:val="en-US"/>
        </w:rPr>
      </w:pPr>
      <w:r w:rsidRPr="00C64143">
        <w:rPr>
          <w:lang w:val="en-US"/>
        </w:rPr>
        <w:drawing>
          <wp:inline distT="0" distB="0" distL="0" distR="0" wp14:anchorId="2A252BD9" wp14:editId="074E262C">
            <wp:extent cx="5731510" cy="1210310"/>
            <wp:effectExtent l="0" t="0" r="2540" b="8890"/>
            <wp:docPr id="1498411756"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11756" name="Picture 1" descr="A close-up of a website&#10;&#10;AI-generated content may be incorrect."/>
                    <pic:cNvPicPr/>
                  </pic:nvPicPr>
                  <pic:blipFill>
                    <a:blip r:embed="rId6"/>
                    <a:stretch>
                      <a:fillRect/>
                    </a:stretch>
                  </pic:blipFill>
                  <pic:spPr>
                    <a:xfrm>
                      <a:off x="0" y="0"/>
                      <a:ext cx="5731510" cy="1210310"/>
                    </a:xfrm>
                    <a:prstGeom prst="rect">
                      <a:avLst/>
                    </a:prstGeom>
                  </pic:spPr>
                </pic:pic>
              </a:graphicData>
            </a:graphic>
          </wp:inline>
        </w:drawing>
      </w:r>
    </w:p>
    <w:p w14:paraId="4C4C5280" w14:textId="77777777" w:rsidR="00C64143" w:rsidRDefault="00C64143">
      <w:pPr>
        <w:rPr>
          <w:lang w:val="en-US"/>
        </w:rPr>
      </w:pPr>
    </w:p>
    <w:p w14:paraId="215C063E" w14:textId="0B705D5F" w:rsidR="00C64143" w:rsidRDefault="00C64143" w:rsidP="00C64143">
      <w:pPr>
        <w:pStyle w:val="ListParagraph"/>
        <w:numPr>
          <w:ilvl w:val="0"/>
          <w:numId w:val="3"/>
        </w:numPr>
        <w:rPr>
          <w:lang w:val="en-US"/>
        </w:rPr>
      </w:pPr>
      <w:r>
        <w:rPr>
          <w:lang w:val="en-US"/>
        </w:rPr>
        <w:t>Grand Permission</w:t>
      </w:r>
    </w:p>
    <w:p w14:paraId="46ED0CDB" w14:textId="31001797" w:rsidR="00C64143" w:rsidRPr="00C64143" w:rsidRDefault="00C64143" w:rsidP="00C64143">
      <w:pPr>
        <w:pStyle w:val="ListParagraph"/>
        <w:rPr>
          <w:lang w:val="en-US"/>
        </w:rPr>
      </w:pPr>
      <w:r w:rsidRPr="00C64143">
        <w:rPr>
          <w:lang w:val="en-US"/>
        </w:rPr>
        <w:drawing>
          <wp:inline distT="0" distB="0" distL="0" distR="0" wp14:anchorId="6B95CE6D" wp14:editId="0E5DA051">
            <wp:extent cx="990738" cy="1857634"/>
            <wp:effectExtent l="0" t="0" r="0" b="9525"/>
            <wp:docPr id="121637713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7131" name="Picture 1" descr="A screenshot of a web page&#10;&#10;AI-generated content may be incorrect."/>
                    <pic:cNvPicPr/>
                  </pic:nvPicPr>
                  <pic:blipFill>
                    <a:blip r:embed="rId7"/>
                    <a:stretch>
                      <a:fillRect/>
                    </a:stretch>
                  </pic:blipFill>
                  <pic:spPr>
                    <a:xfrm>
                      <a:off x="0" y="0"/>
                      <a:ext cx="990738" cy="1857634"/>
                    </a:xfrm>
                    <a:prstGeom prst="rect">
                      <a:avLst/>
                    </a:prstGeom>
                  </pic:spPr>
                </pic:pic>
              </a:graphicData>
            </a:graphic>
          </wp:inline>
        </w:drawing>
      </w:r>
    </w:p>
    <w:p w14:paraId="56534DF6" w14:textId="1826FBC5" w:rsidR="00C64143" w:rsidRDefault="00C64143">
      <w:pPr>
        <w:rPr>
          <w:lang w:val="en-US"/>
        </w:rPr>
      </w:pPr>
    </w:p>
    <w:p w14:paraId="0E49399D" w14:textId="246CFAA2" w:rsidR="00AF4815" w:rsidRDefault="00C64143" w:rsidP="00AF4815">
      <w:pPr>
        <w:pStyle w:val="ListParagraph"/>
        <w:numPr>
          <w:ilvl w:val="0"/>
          <w:numId w:val="3"/>
        </w:numPr>
        <w:rPr>
          <w:ins w:id="5" w:author="Vincent Pernarh (DHL Supply Chain)" w:date="2025-09-21T10:11:00Z" w16du:dateUtc="2025-09-21T13:11:00Z"/>
          <w:lang w:val="en-US"/>
        </w:rPr>
      </w:pPr>
      <w:r w:rsidRPr="00C64143">
        <w:rPr>
          <w:lang w:val="en-US"/>
        </w:rPr>
        <w:t xml:space="preserve">Finally Add this </w:t>
      </w:r>
      <w:proofErr w:type="spellStart"/>
      <w:r w:rsidRPr="00C64143">
        <w:rPr>
          <w:lang w:val="en-US"/>
        </w:rPr>
        <w:t>CCTSecurityGroup</w:t>
      </w:r>
      <w:proofErr w:type="spellEnd"/>
      <w:r w:rsidRPr="00C64143">
        <w:rPr>
          <w:lang w:val="en-US"/>
        </w:rPr>
        <w:t xml:space="preserve"> to the security group.</w:t>
      </w:r>
    </w:p>
    <w:p w14:paraId="57B5CB87" w14:textId="77777777" w:rsidR="00AF4815" w:rsidRDefault="00AF4815" w:rsidP="00AF4815">
      <w:pPr>
        <w:rPr>
          <w:ins w:id="6" w:author="Vincent Pernarh (DHL Supply Chain)" w:date="2025-09-21T10:11:00Z" w16du:dateUtc="2025-09-21T13:11:00Z"/>
          <w:lang w:val="en-US"/>
        </w:rPr>
      </w:pPr>
    </w:p>
    <w:p w14:paraId="52EA31BA" w14:textId="77777777" w:rsidR="00AF4815" w:rsidRPr="00AF4815" w:rsidRDefault="00AF4815" w:rsidP="00AF4815">
      <w:pPr>
        <w:rPr>
          <w:lang w:val="en-US"/>
        </w:rPr>
        <w:pPrChange w:id="7" w:author="Vincent Pernarh (DHL Supply Chain)" w:date="2025-09-21T10:11:00Z" w16du:dateUtc="2025-09-21T13:11:00Z">
          <w:pPr>
            <w:pStyle w:val="ListParagraph"/>
            <w:numPr>
              <w:numId w:val="3"/>
            </w:numPr>
            <w:ind w:hanging="360"/>
          </w:pPr>
        </w:pPrChange>
      </w:pPr>
    </w:p>
    <w:p w14:paraId="07F7A76E" w14:textId="77777777" w:rsidR="00C64143" w:rsidRPr="00C64143" w:rsidRDefault="00C64143" w:rsidP="00C64143">
      <w:pPr>
        <w:rPr>
          <w:b/>
          <w:bCs/>
          <w:lang w:val="en-US"/>
        </w:rPr>
      </w:pPr>
      <w:r w:rsidRPr="00C64143">
        <w:rPr>
          <w:b/>
          <w:bCs/>
          <w:lang w:val="en-US"/>
        </w:rPr>
        <w:t>## The Solution: The Admin Must Find the Site ID Manually</w:t>
      </w:r>
    </w:p>
    <w:p w14:paraId="42DEEC6B" w14:textId="77777777" w:rsidR="00C64143" w:rsidRPr="00C64143" w:rsidRDefault="00C64143" w:rsidP="00C64143">
      <w:pPr>
        <w:rPr>
          <w:lang w:val="en-US"/>
        </w:rPr>
      </w:pPr>
      <w:r w:rsidRPr="00C64143">
        <w:rPr>
          <w:lang w:val="en-US"/>
        </w:rPr>
        <w:t>The administrator needs to use their own permissions to find the Site ID first. Once they have the ID, they can grant your app access to it.</w:t>
      </w:r>
    </w:p>
    <w:p w14:paraId="227EF470" w14:textId="3EA02813" w:rsidR="00AF4815" w:rsidRPr="00C64143" w:rsidRDefault="00C64143" w:rsidP="00C64143">
      <w:pPr>
        <w:rPr>
          <w:lang w:val="en-US"/>
        </w:rPr>
      </w:pPr>
      <w:r w:rsidRPr="00C64143">
        <w:rPr>
          <w:lang w:val="en-US"/>
        </w:rPr>
        <w:t xml:space="preserve">Please provide the following step-by-step instructions to your </w:t>
      </w:r>
      <w:r w:rsidRPr="00C64143">
        <w:rPr>
          <w:b/>
          <w:bCs/>
          <w:lang w:val="en-US"/>
        </w:rPr>
        <w:t>SharePoint Administrator</w:t>
      </w:r>
      <w:r w:rsidRPr="00C64143">
        <w:rPr>
          <w:lang w:val="en-US"/>
        </w:rPr>
        <w:t>.</w:t>
      </w:r>
    </w:p>
    <w:p w14:paraId="69A60491" w14:textId="77777777" w:rsidR="00C64143" w:rsidRPr="00C64143" w:rsidRDefault="00C64143" w:rsidP="00C64143">
      <w:r w:rsidRPr="00C64143">
        <w:pict w14:anchorId="1C7B9CB6">
          <v:rect id="_x0000_i1043" style="width:0;height:1.5pt" o:hralign="center" o:hrstd="t" o:hr="t" fillcolor="#a0a0a0" stroked="f"/>
        </w:pict>
      </w:r>
    </w:p>
    <w:p w14:paraId="210A3087" w14:textId="77777777" w:rsidR="00C64143" w:rsidRPr="00C64143" w:rsidRDefault="00C64143" w:rsidP="00C64143">
      <w:pPr>
        <w:rPr>
          <w:b/>
          <w:bCs/>
          <w:lang w:val="en-US"/>
        </w:rPr>
      </w:pPr>
      <w:r w:rsidRPr="00C64143">
        <w:rPr>
          <w:b/>
          <w:bCs/>
          <w:lang w:val="en-US"/>
        </w:rPr>
        <w:t>## Instructions for the Administrator</w:t>
      </w:r>
    </w:p>
    <w:p w14:paraId="1EF47C91" w14:textId="77777777" w:rsidR="00C64143" w:rsidRPr="00C64143" w:rsidRDefault="00C64143" w:rsidP="00C64143">
      <w:pPr>
        <w:rPr>
          <w:b/>
          <w:bCs/>
          <w:lang w:val="en-US"/>
        </w:rPr>
      </w:pPr>
      <w:r w:rsidRPr="00C64143">
        <w:rPr>
          <w:b/>
          <w:bCs/>
          <w:lang w:val="en-US"/>
        </w:rPr>
        <w:t>Step 1: Sign in to Graph Explorer</w:t>
      </w:r>
    </w:p>
    <w:p w14:paraId="245B9221" w14:textId="77777777" w:rsidR="00C64143" w:rsidRPr="00C64143" w:rsidRDefault="00C64143" w:rsidP="00C64143">
      <w:pPr>
        <w:rPr>
          <w:lang w:val="en-US"/>
        </w:rPr>
      </w:pPr>
      <w:r w:rsidRPr="00C64143">
        <w:rPr>
          <w:lang w:val="en-US"/>
        </w:rPr>
        <w:t xml:space="preserve">Go to the </w:t>
      </w:r>
      <w:hyperlink r:id="rId8" w:tgtFrame="_blank" w:history="1">
        <w:r w:rsidRPr="00C64143">
          <w:rPr>
            <w:rStyle w:val="Hyperlink"/>
            <w:lang w:val="en-US"/>
          </w:rPr>
          <w:t>Microsoft Graph E</w:t>
        </w:r>
        <w:r w:rsidRPr="00C64143">
          <w:rPr>
            <w:rStyle w:val="Hyperlink"/>
            <w:lang w:val="en-US"/>
          </w:rPr>
          <w:t>x</w:t>
        </w:r>
        <w:r w:rsidRPr="00C64143">
          <w:rPr>
            <w:rStyle w:val="Hyperlink"/>
            <w:lang w:val="en-US"/>
          </w:rPr>
          <w:t>plorer</w:t>
        </w:r>
      </w:hyperlink>
      <w:r w:rsidRPr="00C64143">
        <w:rPr>
          <w:lang w:val="en-US"/>
        </w:rPr>
        <w:t xml:space="preserve"> and sign in with your </w:t>
      </w:r>
      <w:r w:rsidRPr="00C64143">
        <w:rPr>
          <w:b/>
          <w:bCs/>
          <w:lang w:val="en-US"/>
        </w:rPr>
        <w:t>Administrator account</w:t>
      </w:r>
      <w:r w:rsidRPr="00C64143">
        <w:rPr>
          <w:lang w:val="en-US"/>
        </w:rPr>
        <w:t>.</w:t>
      </w:r>
    </w:p>
    <w:p w14:paraId="6801D274" w14:textId="77777777" w:rsidR="00C64143" w:rsidRPr="00C64143" w:rsidRDefault="00C64143" w:rsidP="00C64143">
      <w:r w:rsidRPr="00C64143">
        <w:pict w14:anchorId="4D37B328">
          <v:rect id="_x0000_i1044" style="width:0;height:1.5pt" o:hralign="center" o:hrstd="t" o:hr="t" fillcolor="#a0a0a0" stroked="f"/>
        </w:pict>
      </w:r>
    </w:p>
    <w:p w14:paraId="28F39D82" w14:textId="77777777" w:rsidR="00C64143" w:rsidRPr="00C64143" w:rsidRDefault="00C64143" w:rsidP="00C64143">
      <w:pPr>
        <w:rPr>
          <w:b/>
          <w:bCs/>
          <w:lang w:val="en-US"/>
        </w:rPr>
      </w:pPr>
      <w:r w:rsidRPr="00C64143">
        <w:rPr>
          <w:b/>
          <w:bCs/>
          <w:lang w:val="en-US"/>
        </w:rPr>
        <w:t>Step 2: Find the Site ID</w:t>
      </w:r>
    </w:p>
    <w:p w14:paraId="24EE5740" w14:textId="77777777" w:rsidR="00C64143" w:rsidRPr="00C64143" w:rsidRDefault="00C64143" w:rsidP="00C64143">
      <w:pPr>
        <w:rPr>
          <w:lang w:val="en-US"/>
        </w:rPr>
      </w:pPr>
      <w:r w:rsidRPr="00C64143">
        <w:rPr>
          <w:lang w:val="en-US"/>
        </w:rPr>
        <w:t>You will now run a command to get the details of the site, including its unique ID.</w:t>
      </w:r>
    </w:p>
    <w:p w14:paraId="6695EF9D" w14:textId="77777777" w:rsidR="00C64143" w:rsidRPr="00C64143" w:rsidRDefault="00C64143" w:rsidP="00C64143">
      <w:pPr>
        <w:numPr>
          <w:ilvl w:val="0"/>
          <w:numId w:val="1"/>
        </w:numPr>
        <w:rPr>
          <w:lang w:val="en-US"/>
        </w:rPr>
      </w:pPr>
      <w:r w:rsidRPr="00C64143">
        <w:rPr>
          <w:lang w:val="en-US"/>
        </w:rPr>
        <w:t xml:space="preserve">Make sure the request type is set to </w:t>
      </w:r>
      <w:r w:rsidRPr="00C64143">
        <w:rPr>
          <w:b/>
          <w:bCs/>
          <w:lang w:val="en-US"/>
        </w:rPr>
        <w:t>GET</w:t>
      </w:r>
      <w:r w:rsidRPr="00C64143">
        <w:rPr>
          <w:lang w:val="en-US"/>
        </w:rPr>
        <w:t>.</w:t>
      </w:r>
    </w:p>
    <w:p w14:paraId="2116512C" w14:textId="77777777" w:rsidR="00C64143" w:rsidRPr="00C64143" w:rsidRDefault="00C64143" w:rsidP="00C64143">
      <w:pPr>
        <w:numPr>
          <w:ilvl w:val="0"/>
          <w:numId w:val="1"/>
        </w:numPr>
        <w:rPr>
          <w:lang w:val="en-US"/>
        </w:rPr>
      </w:pPr>
      <w:r w:rsidRPr="00C64143">
        <w:rPr>
          <w:lang w:val="en-US"/>
        </w:rPr>
        <w:t>In the URL field, enter the following query:</w:t>
      </w:r>
    </w:p>
    <w:p w14:paraId="7034D77A" w14:textId="77777777" w:rsidR="00C64143" w:rsidRPr="00C64143" w:rsidRDefault="00C64143" w:rsidP="00C64143">
      <w:pPr>
        <w:numPr>
          <w:ilvl w:val="0"/>
          <w:numId w:val="1"/>
        </w:numPr>
        <w:rPr>
          <w:lang w:val="en-US"/>
        </w:rPr>
      </w:pPr>
      <w:r w:rsidRPr="00C64143">
        <w:rPr>
          <w:lang w:val="en-US"/>
        </w:rPr>
        <w:t>https://graph.microsoft.com/v1.0/sites/dpdhl.sharepoint.com:/teams/LLPValueCreation</w:t>
      </w:r>
    </w:p>
    <w:p w14:paraId="363B6300" w14:textId="77777777" w:rsidR="00C64143" w:rsidRPr="00C64143" w:rsidRDefault="00C64143" w:rsidP="00C64143">
      <w:pPr>
        <w:numPr>
          <w:ilvl w:val="0"/>
          <w:numId w:val="1"/>
        </w:numPr>
      </w:pPr>
      <w:r w:rsidRPr="00C64143">
        <w:t xml:space="preserve">Click </w:t>
      </w:r>
      <w:proofErr w:type="spellStart"/>
      <w:r w:rsidRPr="00C64143">
        <w:rPr>
          <w:b/>
          <w:bCs/>
        </w:rPr>
        <w:t>Run</w:t>
      </w:r>
      <w:proofErr w:type="spellEnd"/>
      <w:r w:rsidRPr="00C64143">
        <w:rPr>
          <w:b/>
          <w:bCs/>
        </w:rPr>
        <w:t xml:space="preserve"> query</w:t>
      </w:r>
      <w:r w:rsidRPr="00C64143">
        <w:t>.</w:t>
      </w:r>
    </w:p>
    <w:p w14:paraId="1F51BE42" w14:textId="77777777" w:rsidR="00C64143" w:rsidRPr="00C64143" w:rsidRDefault="00C64143" w:rsidP="00C64143">
      <w:pPr>
        <w:rPr>
          <w:lang w:val="en-US"/>
        </w:rPr>
      </w:pPr>
      <w:r w:rsidRPr="00C64143">
        <w:rPr>
          <w:lang w:val="en-US"/>
        </w:rPr>
        <w:t xml:space="preserve">Because you are an administrator, this request will succeed. The response will be a JSON object containing the site's information. </w:t>
      </w:r>
      <w:r w:rsidRPr="00C64143">
        <w:rPr>
          <w:b/>
          <w:bCs/>
          <w:lang w:val="en-US"/>
        </w:rPr>
        <w:t>Copy the id value</w:t>
      </w:r>
      <w:r w:rsidRPr="00C64143">
        <w:rPr>
          <w:lang w:val="en-US"/>
        </w:rPr>
        <w:t xml:space="preserve"> from the response.</w:t>
      </w:r>
    </w:p>
    <w:p w14:paraId="1DFCB9DA" w14:textId="77777777" w:rsidR="00C64143" w:rsidRPr="00C64143" w:rsidRDefault="00C64143" w:rsidP="00C64143">
      <w:pPr>
        <w:rPr>
          <w:lang w:val="en-US"/>
        </w:rPr>
      </w:pPr>
      <w:r w:rsidRPr="00C64143">
        <w:rPr>
          <w:lang w:val="en-US"/>
        </w:rPr>
        <w:t>It will look like this:</w:t>
      </w:r>
    </w:p>
    <w:p w14:paraId="0372ABCD" w14:textId="77777777" w:rsidR="00C64143" w:rsidRPr="00C64143" w:rsidRDefault="00C64143" w:rsidP="00C64143">
      <w:pPr>
        <w:rPr>
          <w:lang w:val="fr-FR"/>
        </w:rPr>
      </w:pPr>
      <w:r w:rsidRPr="00C64143">
        <w:rPr>
          <w:lang w:val="fr-FR"/>
        </w:rPr>
        <w:t>JSON</w:t>
      </w:r>
    </w:p>
    <w:p w14:paraId="2E119606" w14:textId="77777777" w:rsidR="00AF4815" w:rsidRDefault="00AF4815" w:rsidP="00C64143">
      <w:pPr>
        <w:rPr>
          <w:lang w:val="fr-FR"/>
        </w:rPr>
      </w:pPr>
    </w:p>
    <w:p w14:paraId="61359583" w14:textId="51B87FF4" w:rsidR="00C64143" w:rsidRPr="00C64143" w:rsidRDefault="00C64143" w:rsidP="00C64143">
      <w:pPr>
        <w:rPr>
          <w:lang w:val="fr-FR"/>
        </w:rPr>
      </w:pPr>
      <w:r w:rsidRPr="00C64143">
        <w:rPr>
          <w:lang w:val="fr-FR"/>
        </w:rPr>
        <w:t>{</w:t>
      </w:r>
    </w:p>
    <w:p w14:paraId="5FB5ABB6" w14:textId="77777777" w:rsidR="00C64143" w:rsidRPr="00C64143" w:rsidRDefault="00C64143" w:rsidP="00C64143">
      <w:pPr>
        <w:rPr>
          <w:lang w:val="fr-FR"/>
        </w:rPr>
      </w:pPr>
      <w:r w:rsidRPr="00C64143">
        <w:rPr>
          <w:lang w:val="fr-FR"/>
        </w:rPr>
        <w:t xml:space="preserve">    "@</w:t>
      </w:r>
      <w:proofErr w:type="spellStart"/>
      <w:proofErr w:type="gramStart"/>
      <w:r w:rsidRPr="00C64143">
        <w:rPr>
          <w:lang w:val="fr-FR"/>
        </w:rPr>
        <w:t>odata.context</w:t>
      </w:r>
      <w:proofErr w:type="spellEnd"/>
      <w:proofErr w:type="gramEnd"/>
      <w:r w:rsidRPr="00C64143">
        <w:rPr>
          <w:lang w:val="fr-FR"/>
        </w:rPr>
        <w:t>": "https://graph.microsoft.com/v1.0/$</w:t>
      </w:r>
      <w:proofErr w:type="spellStart"/>
      <w:r w:rsidRPr="00C64143">
        <w:rPr>
          <w:lang w:val="fr-FR"/>
        </w:rPr>
        <w:t>metadata#sites</w:t>
      </w:r>
      <w:proofErr w:type="spellEnd"/>
      <w:r w:rsidRPr="00C64143">
        <w:rPr>
          <w:lang w:val="fr-FR"/>
        </w:rPr>
        <w:t>/$</w:t>
      </w:r>
      <w:proofErr w:type="spellStart"/>
      <w:r w:rsidRPr="00C64143">
        <w:rPr>
          <w:lang w:val="fr-FR"/>
        </w:rPr>
        <w:t>entity</w:t>
      </w:r>
      <w:proofErr w:type="spellEnd"/>
      <w:r w:rsidRPr="00C64143">
        <w:rPr>
          <w:lang w:val="fr-FR"/>
        </w:rPr>
        <w:t>",</w:t>
      </w:r>
    </w:p>
    <w:p w14:paraId="57895F40" w14:textId="77777777" w:rsidR="00C64143" w:rsidRPr="00C64143" w:rsidRDefault="00C64143" w:rsidP="00C64143">
      <w:r w:rsidRPr="00C64143">
        <w:rPr>
          <w:lang w:val="fr-FR"/>
        </w:rPr>
        <w:lastRenderedPageBreak/>
        <w:t xml:space="preserve">    </w:t>
      </w:r>
      <w:r w:rsidRPr="00C64143">
        <w:t>"id": "</w:t>
      </w:r>
      <w:proofErr w:type="gramStart"/>
      <w:r w:rsidRPr="00C64143">
        <w:t>dpdhl.sharepoint.com,a</w:t>
      </w:r>
      <w:proofErr w:type="gramEnd"/>
      <w:r w:rsidRPr="00C64143">
        <w:t>1b2c3d4-e5f6-a7b8-c9d0-e1f2a3b4c5d6,e1f2a3b4-c5d6-e7f8-a9b0-c1d2e3f4a5b6", // &lt;-- COPY THIS ID</w:t>
      </w:r>
    </w:p>
    <w:p w14:paraId="4C17F6F0" w14:textId="77777777" w:rsidR="00C64143" w:rsidRPr="00C64143" w:rsidRDefault="00C64143" w:rsidP="00C64143">
      <w:pPr>
        <w:rPr>
          <w:lang w:val="en-US"/>
        </w:rPr>
      </w:pPr>
      <w:r w:rsidRPr="00C64143">
        <w:t xml:space="preserve">    </w:t>
      </w:r>
      <w:r w:rsidRPr="00C64143">
        <w:rPr>
          <w:lang w:val="en-US"/>
        </w:rPr>
        <w:t>"</w:t>
      </w:r>
      <w:proofErr w:type="spellStart"/>
      <w:r w:rsidRPr="00C64143">
        <w:rPr>
          <w:lang w:val="en-US"/>
        </w:rPr>
        <w:t>displayName</w:t>
      </w:r>
      <w:proofErr w:type="spellEnd"/>
      <w:r w:rsidRPr="00C64143">
        <w:rPr>
          <w:lang w:val="en-US"/>
        </w:rPr>
        <w:t>": "LLP Value Creation",</w:t>
      </w:r>
    </w:p>
    <w:p w14:paraId="4E69231D" w14:textId="77777777" w:rsidR="00C64143" w:rsidRPr="00C64143" w:rsidRDefault="00C64143" w:rsidP="00C64143">
      <w:pPr>
        <w:rPr>
          <w:lang w:val="en-US"/>
        </w:rPr>
      </w:pPr>
      <w:r w:rsidRPr="00C64143">
        <w:rPr>
          <w:lang w:val="en-US"/>
        </w:rPr>
        <w:t xml:space="preserve">    "name": "</w:t>
      </w:r>
      <w:proofErr w:type="spellStart"/>
      <w:r w:rsidRPr="00C64143">
        <w:rPr>
          <w:lang w:val="en-US"/>
        </w:rPr>
        <w:t>LLPValueCreation</w:t>
      </w:r>
      <w:proofErr w:type="spellEnd"/>
      <w:r w:rsidRPr="00C64143">
        <w:rPr>
          <w:lang w:val="en-US"/>
        </w:rPr>
        <w:t>",</w:t>
      </w:r>
    </w:p>
    <w:p w14:paraId="3274E5C7" w14:textId="77777777" w:rsidR="00C64143" w:rsidRPr="00C64143" w:rsidRDefault="00C64143" w:rsidP="00C64143">
      <w:pPr>
        <w:rPr>
          <w:lang w:val="en-US"/>
        </w:rPr>
      </w:pPr>
      <w:r w:rsidRPr="00C64143">
        <w:rPr>
          <w:lang w:val="en-US"/>
        </w:rPr>
        <w:t xml:space="preserve">    "</w:t>
      </w:r>
      <w:proofErr w:type="spellStart"/>
      <w:r w:rsidRPr="00C64143">
        <w:rPr>
          <w:lang w:val="en-US"/>
        </w:rPr>
        <w:t>createdDateTime</w:t>
      </w:r>
      <w:proofErr w:type="spellEnd"/>
      <w:r w:rsidRPr="00C64143">
        <w:rPr>
          <w:lang w:val="en-US"/>
        </w:rPr>
        <w:t>": "2024-01-10T15:30:00Z",</w:t>
      </w:r>
    </w:p>
    <w:p w14:paraId="499FDFC1" w14:textId="77777777" w:rsidR="00C64143" w:rsidRPr="00C64143" w:rsidRDefault="00C64143" w:rsidP="00C64143">
      <w:pPr>
        <w:rPr>
          <w:lang w:val="en-US"/>
        </w:rPr>
      </w:pPr>
      <w:r w:rsidRPr="00C64143">
        <w:rPr>
          <w:lang w:val="en-US"/>
        </w:rPr>
        <w:t xml:space="preserve">    "</w:t>
      </w:r>
      <w:proofErr w:type="spellStart"/>
      <w:r w:rsidRPr="00C64143">
        <w:rPr>
          <w:lang w:val="en-US"/>
        </w:rPr>
        <w:t>lastModifiedDateTime</w:t>
      </w:r>
      <w:proofErr w:type="spellEnd"/>
      <w:r w:rsidRPr="00C64143">
        <w:rPr>
          <w:lang w:val="en-US"/>
        </w:rPr>
        <w:t>": "2025-09-18T11:00:00Z",</w:t>
      </w:r>
    </w:p>
    <w:p w14:paraId="1557CE80" w14:textId="77777777" w:rsidR="00C64143" w:rsidRPr="00C64143" w:rsidRDefault="00C64143" w:rsidP="00C64143">
      <w:pPr>
        <w:rPr>
          <w:lang w:val="en-US"/>
        </w:rPr>
      </w:pPr>
      <w:r w:rsidRPr="00C64143">
        <w:rPr>
          <w:lang w:val="en-US"/>
        </w:rPr>
        <w:t xml:space="preserve">    "</w:t>
      </w:r>
      <w:proofErr w:type="spellStart"/>
      <w:r w:rsidRPr="00C64143">
        <w:rPr>
          <w:lang w:val="en-US"/>
        </w:rPr>
        <w:t>webUrl</w:t>
      </w:r>
      <w:proofErr w:type="spellEnd"/>
      <w:r w:rsidRPr="00C64143">
        <w:rPr>
          <w:lang w:val="en-US"/>
        </w:rPr>
        <w:t>": "https://dpdhl.sharepoint.com/teams/</w:t>
      </w:r>
      <w:proofErr w:type="spellStart"/>
      <w:r w:rsidRPr="00C64143">
        <w:rPr>
          <w:lang w:val="en-US"/>
        </w:rPr>
        <w:t>LLPValueCreation</w:t>
      </w:r>
      <w:proofErr w:type="spellEnd"/>
      <w:r w:rsidRPr="00C64143">
        <w:rPr>
          <w:lang w:val="en-US"/>
        </w:rPr>
        <w:t>"</w:t>
      </w:r>
    </w:p>
    <w:p w14:paraId="6499C0BE" w14:textId="77777777" w:rsidR="00C64143" w:rsidRPr="00C64143" w:rsidRDefault="00C64143" w:rsidP="00C64143">
      <w:r w:rsidRPr="00C64143">
        <w:t>}</w:t>
      </w:r>
    </w:p>
    <w:p w14:paraId="7984145C" w14:textId="77777777" w:rsidR="00C64143" w:rsidRPr="00C64143" w:rsidRDefault="00C64143" w:rsidP="00C64143">
      <w:r w:rsidRPr="00C64143">
        <w:pict w14:anchorId="6CE0D27B">
          <v:rect id="_x0000_i1045" style="width:0;height:1.5pt" o:hralign="center" o:hrstd="t" o:hr="t" fillcolor="#a0a0a0" stroked="f"/>
        </w:pict>
      </w:r>
    </w:p>
    <w:p w14:paraId="5B0DF75F" w14:textId="77777777" w:rsidR="00C64143" w:rsidRPr="00C64143" w:rsidRDefault="00C64143" w:rsidP="00C64143">
      <w:pPr>
        <w:rPr>
          <w:b/>
          <w:bCs/>
          <w:lang w:val="en-US"/>
        </w:rPr>
      </w:pPr>
      <w:r w:rsidRPr="00C64143">
        <w:rPr>
          <w:b/>
          <w:bCs/>
          <w:lang w:val="en-US"/>
        </w:rPr>
        <w:t>Step 3: Grant Permission to the App</w:t>
      </w:r>
    </w:p>
    <w:p w14:paraId="41D7CB5B" w14:textId="77777777" w:rsidR="00C64143" w:rsidRPr="00C64143" w:rsidRDefault="00C64143" w:rsidP="00C64143">
      <w:pPr>
        <w:rPr>
          <w:lang w:val="en-US"/>
        </w:rPr>
      </w:pPr>
      <w:r w:rsidRPr="00C64143">
        <w:rPr>
          <w:lang w:val="en-US"/>
        </w:rPr>
        <w:t>Now that you have the correct Site ID, you can grant the app access.</w:t>
      </w:r>
    </w:p>
    <w:p w14:paraId="0EA145B7" w14:textId="77777777" w:rsidR="00C64143" w:rsidRPr="00C64143" w:rsidRDefault="00C64143" w:rsidP="00C64143">
      <w:pPr>
        <w:numPr>
          <w:ilvl w:val="0"/>
          <w:numId w:val="2"/>
        </w:numPr>
        <w:rPr>
          <w:lang w:val="en-US"/>
        </w:rPr>
      </w:pPr>
      <w:r w:rsidRPr="00C64143">
        <w:rPr>
          <w:lang w:val="en-US"/>
        </w:rPr>
        <w:t xml:space="preserve">Change the request type to </w:t>
      </w:r>
      <w:r w:rsidRPr="00C64143">
        <w:rPr>
          <w:b/>
          <w:bCs/>
          <w:lang w:val="en-US"/>
        </w:rPr>
        <w:t>POST</w:t>
      </w:r>
      <w:r w:rsidRPr="00C64143">
        <w:rPr>
          <w:lang w:val="en-US"/>
        </w:rPr>
        <w:t>.</w:t>
      </w:r>
    </w:p>
    <w:p w14:paraId="5BFC4749" w14:textId="77777777" w:rsidR="00C64143" w:rsidRPr="00C64143" w:rsidRDefault="00C64143" w:rsidP="00C64143">
      <w:pPr>
        <w:numPr>
          <w:ilvl w:val="0"/>
          <w:numId w:val="2"/>
        </w:numPr>
        <w:rPr>
          <w:lang w:val="en-US"/>
        </w:rPr>
      </w:pPr>
      <w:r w:rsidRPr="00C64143">
        <w:rPr>
          <w:lang w:val="en-US"/>
        </w:rPr>
        <w:t>In the URL field, enter the following, replacing {site-id} with the ID you just copied:</w:t>
      </w:r>
    </w:p>
    <w:p w14:paraId="78479222" w14:textId="77777777" w:rsidR="00C64143" w:rsidRPr="00C64143" w:rsidRDefault="00C64143" w:rsidP="00C64143">
      <w:pPr>
        <w:numPr>
          <w:ilvl w:val="0"/>
          <w:numId w:val="2"/>
        </w:numPr>
      </w:pPr>
      <w:r w:rsidRPr="00C64143">
        <w:t>https://graph.microsoft.com/v1.0/sites/{site-</w:t>
      </w:r>
      <w:proofErr w:type="gramStart"/>
      <w:r w:rsidRPr="00C64143">
        <w:t>id}/</w:t>
      </w:r>
      <w:proofErr w:type="gramEnd"/>
      <w:r w:rsidRPr="00C64143">
        <w:t>permissions</w:t>
      </w:r>
    </w:p>
    <w:p w14:paraId="6CBE21A7" w14:textId="77777777" w:rsidR="00C64143" w:rsidRPr="00C64143" w:rsidRDefault="00C64143" w:rsidP="00C64143">
      <w:pPr>
        <w:numPr>
          <w:ilvl w:val="0"/>
          <w:numId w:val="2"/>
        </w:numPr>
        <w:rPr>
          <w:lang w:val="en-US"/>
        </w:rPr>
      </w:pPr>
      <w:r w:rsidRPr="00C64143">
        <w:rPr>
          <w:lang w:val="en-US"/>
        </w:rPr>
        <w:t xml:space="preserve">In the </w:t>
      </w:r>
      <w:r w:rsidRPr="00C64143">
        <w:rPr>
          <w:b/>
          <w:bCs/>
          <w:lang w:val="en-US"/>
        </w:rPr>
        <w:t>Request body</w:t>
      </w:r>
      <w:r w:rsidRPr="00C64143">
        <w:rPr>
          <w:lang w:val="en-US"/>
        </w:rPr>
        <w:t>, paste the following JSON, making sure to use the correct Application (client) ID for the app.</w:t>
      </w:r>
    </w:p>
    <w:p w14:paraId="551DF4E2" w14:textId="77777777" w:rsidR="00C64143" w:rsidRPr="00C64143" w:rsidRDefault="00C64143" w:rsidP="00C64143">
      <w:pPr>
        <w:rPr>
          <w:lang w:val="en-US"/>
        </w:rPr>
      </w:pPr>
      <w:r w:rsidRPr="00C64143">
        <w:rPr>
          <w:lang w:val="en-US"/>
        </w:rPr>
        <w:t>JSON</w:t>
      </w:r>
    </w:p>
    <w:p w14:paraId="79486D9F" w14:textId="77777777" w:rsidR="00C64143" w:rsidRPr="00C64143" w:rsidRDefault="00C64143" w:rsidP="00C64143">
      <w:pPr>
        <w:rPr>
          <w:lang w:val="en-US"/>
        </w:rPr>
      </w:pPr>
      <w:r w:rsidRPr="00C64143">
        <w:rPr>
          <w:lang w:val="en-US"/>
        </w:rPr>
        <w:t>{</w:t>
      </w:r>
    </w:p>
    <w:p w14:paraId="6AA25FB3" w14:textId="77777777" w:rsidR="00C64143" w:rsidRPr="00C64143" w:rsidRDefault="00C64143" w:rsidP="00C64143">
      <w:pPr>
        <w:rPr>
          <w:lang w:val="en-US"/>
        </w:rPr>
      </w:pPr>
      <w:r w:rsidRPr="00C64143">
        <w:rPr>
          <w:lang w:val="en-US"/>
        </w:rPr>
        <w:t xml:space="preserve">  "roles": ["read"],</w:t>
      </w:r>
    </w:p>
    <w:p w14:paraId="723E4871" w14:textId="77777777" w:rsidR="00C64143" w:rsidRPr="00C64143" w:rsidRDefault="00C64143" w:rsidP="00C64143">
      <w:pPr>
        <w:rPr>
          <w:lang w:val="en-US"/>
        </w:rPr>
      </w:pPr>
      <w:r w:rsidRPr="00C64143">
        <w:rPr>
          <w:lang w:val="en-US"/>
        </w:rPr>
        <w:t xml:space="preserve">  "</w:t>
      </w:r>
      <w:proofErr w:type="spellStart"/>
      <w:r w:rsidRPr="00C64143">
        <w:rPr>
          <w:lang w:val="en-US"/>
        </w:rPr>
        <w:t>grantedToIdentities</w:t>
      </w:r>
      <w:proofErr w:type="spellEnd"/>
      <w:r w:rsidRPr="00C64143">
        <w:rPr>
          <w:lang w:val="en-US"/>
        </w:rPr>
        <w:t>": [{</w:t>
      </w:r>
    </w:p>
    <w:p w14:paraId="5A6DFEE6" w14:textId="77777777" w:rsidR="00C64143" w:rsidRPr="00C64143" w:rsidRDefault="00C64143" w:rsidP="00C64143">
      <w:pPr>
        <w:rPr>
          <w:lang w:val="en-US"/>
        </w:rPr>
      </w:pPr>
      <w:r w:rsidRPr="00C64143">
        <w:rPr>
          <w:lang w:val="en-US"/>
        </w:rPr>
        <w:t xml:space="preserve">    "application": {</w:t>
      </w:r>
    </w:p>
    <w:p w14:paraId="48D8B477" w14:textId="5B5EA4FC" w:rsidR="00C64143" w:rsidRPr="00C64143" w:rsidRDefault="00C64143" w:rsidP="00C64143">
      <w:pPr>
        <w:rPr>
          <w:lang w:val="en-US"/>
        </w:rPr>
      </w:pPr>
      <w:r w:rsidRPr="00C64143">
        <w:rPr>
          <w:lang w:val="en-US"/>
        </w:rPr>
        <w:t xml:space="preserve">      "id": "YOUR-APP-ID-GOES-HERE",</w:t>
      </w:r>
      <w:r w:rsidR="00AF4815">
        <w:rPr>
          <w:lang w:val="en-US"/>
        </w:rPr>
        <w:t xml:space="preserve">    </w:t>
      </w:r>
    </w:p>
    <w:p w14:paraId="3C901D2F" w14:textId="77777777" w:rsidR="00C64143" w:rsidRPr="00C64143" w:rsidRDefault="00C64143" w:rsidP="00C64143">
      <w:pPr>
        <w:rPr>
          <w:lang w:val="en-US"/>
        </w:rPr>
      </w:pPr>
      <w:r w:rsidRPr="00C64143">
        <w:rPr>
          <w:lang w:val="en-US"/>
        </w:rPr>
        <w:t xml:space="preserve">      "</w:t>
      </w:r>
      <w:proofErr w:type="spellStart"/>
      <w:r w:rsidRPr="00C64143">
        <w:rPr>
          <w:lang w:val="en-US"/>
        </w:rPr>
        <w:t>displayName</w:t>
      </w:r>
      <w:proofErr w:type="spellEnd"/>
      <w:r w:rsidRPr="00C64143">
        <w:rPr>
          <w:lang w:val="en-US"/>
        </w:rPr>
        <w:t>": "Your-App-Name-Goes-</w:t>
      </w:r>
      <w:proofErr w:type="gramStart"/>
      <w:r w:rsidRPr="00C64143">
        <w:rPr>
          <w:lang w:val="en-US"/>
        </w:rPr>
        <w:t>Here</w:t>
      </w:r>
      <w:proofErr w:type="gramEnd"/>
      <w:r w:rsidRPr="00C64143">
        <w:rPr>
          <w:lang w:val="en-US"/>
        </w:rPr>
        <w:t>"</w:t>
      </w:r>
    </w:p>
    <w:p w14:paraId="7FBC79C0" w14:textId="77777777" w:rsidR="00C64143" w:rsidRPr="00C64143" w:rsidRDefault="00C64143" w:rsidP="00C64143">
      <w:r w:rsidRPr="00C64143">
        <w:rPr>
          <w:lang w:val="en-US"/>
        </w:rPr>
        <w:t xml:space="preserve">    </w:t>
      </w:r>
      <w:r w:rsidRPr="00C64143">
        <w:t>}</w:t>
      </w:r>
    </w:p>
    <w:p w14:paraId="7C97A73E" w14:textId="77777777" w:rsidR="00C64143" w:rsidRPr="00C64143" w:rsidRDefault="00C64143" w:rsidP="00C64143">
      <w:r w:rsidRPr="00C64143">
        <w:t xml:space="preserve">  }]</w:t>
      </w:r>
    </w:p>
    <w:p w14:paraId="60F7F653" w14:textId="77777777" w:rsidR="00C64143" w:rsidRPr="00C64143" w:rsidRDefault="00C64143" w:rsidP="00C64143">
      <w:r w:rsidRPr="00C64143">
        <w:t>}</w:t>
      </w:r>
    </w:p>
    <w:p w14:paraId="51ACF96F" w14:textId="77777777" w:rsidR="00C64143" w:rsidRDefault="00C64143" w:rsidP="00C64143">
      <w:pPr>
        <w:rPr>
          <w:lang w:val="en-US"/>
        </w:rPr>
      </w:pPr>
    </w:p>
    <w:p w14:paraId="44A9D298" w14:textId="77777777" w:rsidR="00AF4815" w:rsidRDefault="00AF4815" w:rsidP="00C64143">
      <w:pPr>
        <w:rPr>
          <w:lang w:val="en-US"/>
        </w:rPr>
      </w:pPr>
    </w:p>
    <w:p w14:paraId="7F79E969" w14:textId="21164B4C" w:rsidR="00AF4815" w:rsidRPr="00C64143" w:rsidRDefault="00AF4815" w:rsidP="00AF4815">
      <w:pPr>
        <w:rPr>
          <w:lang w:val="en-US"/>
        </w:rPr>
      </w:pPr>
      <w:r w:rsidRPr="00C64143">
        <w:rPr>
          <w:lang w:val="en-US"/>
        </w:rPr>
        <w:lastRenderedPageBreak/>
        <w:t xml:space="preserve">      "id": "YOUR-APP-ID-GOES-HERE</w:t>
      </w:r>
      <w:proofErr w:type="gramStart"/>
      <w:r w:rsidRPr="00C64143">
        <w:rPr>
          <w:lang w:val="en-US"/>
        </w:rPr>
        <w:t>",</w:t>
      </w:r>
      <w:r>
        <w:rPr>
          <w:lang w:val="en-US"/>
        </w:rPr>
        <w:t xml:space="preserve">   </w:t>
      </w:r>
      <w:proofErr w:type="gramEnd"/>
      <w:r>
        <w:rPr>
          <w:lang w:val="en-US"/>
        </w:rPr>
        <w:t xml:space="preserve"> </w:t>
      </w:r>
      <w:r>
        <w:rPr>
          <w:lang w:val="en-US"/>
        </w:rPr>
        <w:t>--- this app id now is the client id of your azure account.</w:t>
      </w:r>
    </w:p>
    <w:p w14:paraId="439EF00D" w14:textId="77777777" w:rsidR="00AF4815" w:rsidRPr="00C64143" w:rsidRDefault="00AF4815" w:rsidP="00C64143">
      <w:pPr>
        <w:rPr>
          <w:lang w:val="en-US"/>
        </w:rPr>
      </w:pPr>
    </w:p>
    <w:sectPr w:rsidR="00AF4815" w:rsidRPr="00C64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73DD"/>
    <w:multiLevelType w:val="multilevel"/>
    <w:tmpl w:val="784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03D01"/>
    <w:multiLevelType w:val="multilevel"/>
    <w:tmpl w:val="3AE0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843C1"/>
    <w:multiLevelType w:val="hybridMultilevel"/>
    <w:tmpl w:val="E5BA9A5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39835360">
    <w:abstractNumId w:val="1"/>
  </w:num>
  <w:num w:numId="2" w16cid:durableId="713581746">
    <w:abstractNumId w:val="0"/>
  </w:num>
  <w:num w:numId="3" w16cid:durableId="11948054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Pernarh (DHL Supply Chain)">
    <w15:presenceInfo w15:providerId="AD" w15:userId="S::vincent.pernarh@dhl.com::abacdd5e-87b2-4f03-a2ed-4033a4e5b1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43"/>
    <w:rsid w:val="00AF4815"/>
    <w:rsid w:val="00C64143"/>
    <w:rsid w:val="00DE4C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1096"/>
  <w15:chartTrackingRefBased/>
  <w15:docId w15:val="{1C64D9A3-D807-47E2-AA7D-B6EC967F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815"/>
  </w:style>
  <w:style w:type="paragraph" w:styleId="Heading1">
    <w:name w:val="heading 1"/>
    <w:basedOn w:val="Normal"/>
    <w:next w:val="Normal"/>
    <w:link w:val="Heading1Char"/>
    <w:uiPriority w:val="9"/>
    <w:qFormat/>
    <w:rsid w:val="00C64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43"/>
    <w:rPr>
      <w:rFonts w:eastAsiaTheme="majorEastAsia" w:cstheme="majorBidi"/>
      <w:color w:val="272727" w:themeColor="text1" w:themeTint="D8"/>
    </w:rPr>
  </w:style>
  <w:style w:type="paragraph" w:styleId="Title">
    <w:name w:val="Title"/>
    <w:basedOn w:val="Normal"/>
    <w:next w:val="Normal"/>
    <w:link w:val="TitleChar"/>
    <w:uiPriority w:val="10"/>
    <w:qFormat/>
    <w:rsid w:val="00C6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143"/>
    <w:pPr>
      <w:spacing w:before="160"/>
      <w:jc w:val="center"/>
    </w:pPr>
    <w:rPr>
      <w:i/>
      <w:iCs/>
      <w:color w:val="404040" w:themeColor="text1" w:themeTint="BF"/>
    </w:rPr>
  </w:style>
  <w:style w:type="character" w:customStyle="1" w:styleId="QuoteChar">
    <w:name w:val="Quote Char"/>
    <w:basedOn w:val="DefaultParagraphFont"/>
    <w:link w:val="Quote"/>
    <w:uiPriority w:val="29"/>
    <w:rsid w:val="00C64143"/>
    <w:rPr>
      <w:i/>
      <w:iCs/>
      <w:color w:val="404040" w:themeColor="text1" w:themeTint="BF"/>
    </w:rPr>
  </w:style>
  <w:style w:type="paragraph" w:styleId="ListParagraph">
    <w:name w:val="List Paragraph"/>
    <w:basedOn w:val="Normal"/>
    <w:uiPriority w:val="34"/>
    <w:qFormat/>
    <w:rsid w:val="00C64143"/>
    <w:pPr>
      <w:ind w:left="720"/>
      <w:contextualSpacing/>
    </w:pPr>
  </w:style>
  <w:style w:type="character" w:styleId="IntenseEmphasis">
    <w:name w:val="Intense Emphasis"/>
    <w:basedOn w:val="DefaultParagraphFont"/>
    <w:uiPriority w:val="21"/>
    <w:qFormat/>
    <w:rsid w:val="00C64143"/>
    <w:rPr>
      <w:i/>
      <w:iCs/>
      <w:color w:val="0F4761" w:themeColor="accent1" w:themeShade="BF"/>
    </w:rPr>
  </w:style>
  <w:style w:type="paragraph" w:styleId="IntenseQuote">
    <w:name w:val="Intense Quote"/>
    <w:basedOn w:val="Normal"/>
    <w:next w:val="Normal"/>
    <w:link w:val="IntenseQuoteChar"/>
    <w:uiPriority w:val="30"/>
    <w:qFormat/>
    <w:rsid w:val="00C64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43"/>
    <w:rPr>
      <w:i/>
      <w:iCs/>
      <w:color w:val="0F4761" w:themeColor="accent1" w:themeShade="BF"/>
    </w:rPr>
  </w:style>
  <w:style w:type="character" w:styleId="IntenseReference">
    <w:name w:val="Intense Reference"/>
    <w:basedOn w:val="DefaultParagraphFont"/>
    <w:uiPriority w:val="32"/>
    <w:qFormat/>
    <w:rsid w:val="00C64143"/>
    <w:rPr>
      <w:b/>
      <w:bCs/>
      <w:smallCaps/>
      <w:color w:val="0F4761" w:themeColor="accent1" w:themeShade="BF"/>
      <w:spacing w:val="5"/>
    </w:rPr>
  </w:style>
  <w:style w:type="character" w:styleId="Hyperlink">
    <w:name w:val="Hyperlink"/>
    <w:basedOn w:val="DefaultParagraphFont"/>
    <w:uiPriority w:val="99"/>
    <w:unhideWhenUsed/>
    <w:rsid w:val="00C64143"/>
    <w:rPr>
      <w:color w:val="467886" w:themeColor="hyperlink"/>
      <w:u w:val="single"/>
    </w:rPr>
  </w:style>
  <w:style w:type="character" w:styleId="UnresolvedMention">
    <w:name w:val="Unresolved Mention"/>
    <w:basedOn w:val="DefaultParagraphFont"/>
    <w:uiPriority w:val="99"/>
    <w:semiHidden/>
    <w:unhideWhenUsed/>
    <w:rsid w:val="00C64143"/>
    <w:rPr>
      <w:color w:val="605E5C"/>
      <w:shd w:val="clear" w:color="auto" w:fill="E1DFDD"/>
    </w:rPr>
  </w:style>
  <w:style w:type="paragraph" w:styleId="Revision">
    <w:name w:val="Revision"/>
    <w:hidden/>
    <w:uiPriority w:val="99"/>
    <w:semiHidden/>
    <w:rsid w:val="00AF48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305452">
      <w:bodyDiv w:val="1"/>
      <w:marLeft w:val="0"/>
      <w:marRight w:val="0"/>
      <w:marTop w:val="0"/>
      <w:marBottom w:val="0"/>
      <w:divBdr>
        <w:top w:val="none" w:sz="0" w:space="0" w:color="auto"/>
        <w:left w:val="none" w:sz="0" w:space="0" w:color="auto"/>
        <w:bottom w:val="none" w:sz="0" w:space="0" w:color="auto"/>
        <w:right w:val="none" w:sz="0" w:space="0" w:color="auto"/>
      </w:divBdr>
      <w:divsChild>
        <w:div w:id="1458380111">
          <w:marLeft w:val="0"/>
          <w:marRight w:val="0"/>
          <w:marTop w:val="0"/>
          <w:marBottom w:val="0"/>
          <w:divBdr>
            <w:top w:val="none" w:sz="0" w:space="0" w:color="auto"/>
            <w:left w:val="none" w:sz="0" w:space="0" w:color="auto"/>
            <w:bottom w:val="none" w:sz="0" w:space="0" w:color="auto"/>
            <w:right w:val="none" w:sz="0" w:space="0" w:color="auto"/>
          </w:divBdr>
          <w:divsChild>
            <w:div w:id="1280650952">
              <w:marLeft w:val="0"/>
              <w:marRight w:val="0"/>
              <w:marTop w:val="0"/>
              <w:marBottom w:val="0"/>
              <w:divBdr>
                <w:top w:val="none" w:sz="0" w:space="0" w:color="auto"/>
                <w:left w:val="none" w:sz="0" w:space="0" w:color="auto"/>
                <w:bottom w:val="none" w:sz="0" w:space="0" w:color="auto"/>
                <w:right w:val="none" w:sz="0" w:space="0" w:color="auto"/>
              </w:divBdr>
              <w:divsChild>
                <w:div w:id="12465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64672">
          <w:marLeft w:val="0"/>
          <w:marRight w:val="0"/>
          <w:marTop w:val="0"/>
          <w:marBottom w:val="0"/>
          <w:divBdr>
            <w:top w:val="none" w:sz="0" w:space="0" w:color="auto"/>
            <w:left w:val="none" w:sz="0" w:space="0" w:color="auto"/>
            <w:bottom w:val="none" w:sz="0" w:space="0" w:color="auto"/>
            <w:right w:val="none" w:sz="0" w:space="0" w:color="auto"/>
          </w:divBdr>
          <w:divsChild>
            <w:div w:id="2112816305">
              <w:marLeft w:val="0"/>
              <w:marRight w:val="0"/>
              <w:marTop w:val="0"/>
              <w:marBottom w:val="0"/>
              <w:divBdr>
                <w:top w:val="none" w:sz="0" w:space="0" w:color="auto"/>
                <w:left w:val="none" w:sz="0" w:space="0" w:color="auto"/>
                <w:bottom w:val="none" w:sz="0" w:space="0" w:color="auto"/>
                <w:right w:val="none" w:sz="0" w:space="0" w:color="auto"/>
              </w:divBdr>
            </w:div>
            <w:div w:id="121845639">
              <w:marLeft w:val="0"/>
              <w:marRight w:val="0"/>
              <w:marTop w:val="0"/>
              <w:marBottom w:val="0"/>
              <w:divBdr>
                <w:top w:val="none" w:sz="0" w:space="0" w:color="auto"/>
                <w:left w:val="none" w:sz="0" w:space="0" w:color="auto"/>
                <w:bottom w:val="none" w:sz="0" w:space="0" w:color="auto"/>
                <w:right w:val="none" w:sz="0" w:space="0" w:color="auto"/>
              </w:divBdr>
              <w:divsChild>
                <w:div w:id="1332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5104">
          <w:marLeft w:val="0"/>
          <w:marRight w:val="0"/>
          <w:marTop w:val="0"/>
          <w:marBottom w:val="0"/>
          <w:divBdr>
            <w:top w:val="none" w:sz="0" w:space="0" w:color="auto"/>
            <w:left w:val="none" w:sz="0" w:space="0" w:color="auto"/>
            <w:bottom w:val="none" w:sz="0" w:space="0" w:color="auto"/>
            <w:right w:val="none" w:sz="0" w:space="0" w:color="auto"/>
          </w:divBdr>
          <w:divsChild>
            <w:div w:id="1086727013">
              <w:marLeft w:val="0"/>
              <w:marRight w:val="0"/>
              <w:marTop w:val="0"/>
              <w:marBottom w:val="0"/>
              <w:divBdr>
                <w:top w:val="none" w:sz="0" w:space="0" w:color="auto"/>
                <w:left w:val="none" w:sz="0" w:space="0" w:color="auto"/>
                <w:bottom w:val="none" w:sz="0" w:space="0" w:color="auto"/>
                <w:right w:val="none" w:sz="0" w:space="0" w:color="auto"/>
              </w:divBdr>
              <w:divsChild>
                <w:div w:id="2615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0197">
          <w:marLeft w:val="0"/>
          <w:marRight w:val="0"/>
          <w:marTop w:val="0"/>
          <w:marBottom w:val="0"/>
          <w:divBdr>
            <w:top w:val="none" w:sz="0" w:space="0" w:color="auto"/>
            <w:left w:val="none" w:sz="0" w:space="0" w:color="auto"/>
            <w:bottom w:val="none" w:sz="0" w:space="0" w:color="auto"/>
            <w:right w:val="none" w:sz="0" w:space="0" w:color="auto"/>
          </w:divBdr>
          <w:divsChild>
            <w:div w:id="117260114">
              <w:marLeft w:val="0"/>
              <w:marRight w:val="0"/>
              <w:marTop w:val="0"/>
              <w:marBottom w:val="0"/>
              <w:divBdr>
                <w:top w:val="none" w:sz="0" w:space="0" w:color="auto"/>
                <w:left w:val="none" w:sz="0" w:space="0" w:color="auto"/>
                <w:bottom w:val="none" w:sz="0" w:space="0" w:color="auto"/>
                <w:right w:val="none" w:sz="0" w:space="0" w:color="auto"/>
              </w:divBdr>
            </w:div>
            <w:div w:id="1028530526">
              <w:marLeft w:val="0"/>
              <w:marRight w:val="0"/>
              <w:marTop w:val="0"/>
              <w:marBottom w:val="0"/>
              <w:divBdr>
                <w:top w:val="none" w:sz="0" w:space="0" w:color="auto"/>
                <w:left w:val="none" w:sz="0" w:space="0" w:color="auto"/>
                <w:bottom w:val="none" w:sz="0" w:space="0" w:color="auto"/>
                <w:right w:val="none" w:sz="0" w:space="0" w:color="auto"/>
              </w:divBdr>
              <w:divsChild>
                <w:div w:id="14783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951">
      <w:bodyDiv w:val="1"/>
      <w:marLeft w:val="0"/>
      <w:marRight w:val="0"/>
      <w:marTop w:val="0"/>
      <w:marBottom w:val="0"/>
      <w:divBdr>
        <w:top w:val="none" w:sz="0" w:space="0" w:color="auto"/>
        <w:left w:val="none" w:sz="0" w:space="0" w:color="auto"/>
        <w:bottom w:val="none" w:sz="0" w:space="0" w:color="auto"/>
        <w:right w:val="none" w:sz="0" w:space="0" w:color="auto"/>
      </w:divBdr>
      <w:divsChild>
        <w:div w:id="1716008493">
          <w:marLeft w:val="0"/>
          <w:marRight w:val="0"/>
          <w:marTop w:val="0"/>
          <w:marBottom w:val="0"/>
          <w:divBdr>
            <w:top w:val="none" w:sz="0" w:space="0" w:color="auto"/>
            <w:left w:val="none" w:sz="0" w:space="0" w:color="auto"/>
            <w:bottom w:val="none" w:sz="0" w:space="0" w:color="auto"/>
            <w:right w:val="none" w:sz="0" w:space="0" w:color="auto"/>
          </w:divBdr>
          <w:divsChild>
            <w:div w:id="1544712666">
              <w:marLeft w:val="0"/>
              <w:marRight w:val="0"/>
              <w:marTop w:val="0"/>
              <w:marBottom w:val="0"/>
              <w:divBdr>
                <w:top w:val="none" w:sz="0" w:space="0" w:color="auto"/>
                <w:left w:val="none" w:sz="0" w:space="0" w:color="auto"/>
                <w:bottom w:val="none" w:sz="0" w:space="0" w:color="auto"/>
                <w:right w:val="none" w:sz="0" w:space="0" w:color="auto"/>
              </w:divBdr>
              <w:divsChild>
                <w:div w:id="163225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29222">
          <w:marLeft w:val="0"/>
          <w:marRight w:val="0"/>
          <w:marTop w:val="0"/>
          <w:marBottom w:val="0"/>
          <w:divBdr>
            <w:top w:val="none" w:sz="0" w:space="0" w:color="auto"/>
            <w:left w:val="none" w:sz="0" w:space="0" w:color="auto"/>
            <w:bottom w:val="none" w:sz="0" w:space="0" w:color="auto"/>
            <w:right w:val="none" w:sz="0" w:space="0" w:color="auto"/>
          </w:divBdr>
          <w:divsChild>
            <w:div w:id="1971128023">
              <w:marLeft w:val="0"/>
              <w:marRight w:val="0"/>
              <w:marTop w:val="0"/>
              <w:marBottom w:val="0"/>
              <w:divBdr>
                <w:top w:val="none" w:sz="0" w:space="0" w:color="auto"/>
                <w:left w:val="none" w:sz="0" w:space="0" w:color="auto"/>
                <w:bottom w:val="none" w:sz="0" w:space="0" w:color="auto"/>
                <w:right w:val="none" w:sz="0" w:space="0" w:color="auto"/>
              </w:divBdr>
            </w:div>
            <w:div w:id="1975672765">
              <w:marLeft w:val="0"/>
              <w:marRight w:val="0"/>
              <w:marTop w:val="0"/>
              <w:marBottom w:val="0"/>
              <w:divBdr>
                <w:top w:val="none" w:sz="0" w:space="0" w:color="auto"/>
                <w:left w:val="none" w:sz="0" w:space="0" w:color="auto"/>
                <w:bottom w:val="none" w:sz="0" w:space="0" w:color="auto"/>
                <w:right w:val="none" w:sz="0" w:space="0" w:color="auto"/>
              </w:divBdr>
              <w:divsChild>
                <w:div w:id="15992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105">
          <w:marLeft w:val="0"/>
          <w:marRight w:val="0"/>
          <w:marTop w:val="0"/>
          <w:marBottom w:val="0"/>
          <w:divBdr>
            <w:top w:val="none" w:sz="0" w:space="0" w:color="auto"/>
            <w:left w:val="none" w:sz="0" w:space="0" w:color="auto"/>
            <w:bottom w:val="none" w:sz="0" w:space="0" w:color="auto"/>
            <w:right w:val="none" w:sz="0" w:space="0" w:color="auto"/>
          </w:divBdr>
          <w:divsChild>
            <w:div w:id="1692876360">
              <w:marLeft w:val="0"/>
              <w:marRight w:val="0"/>
              <w:marTop w:val="0"/>
              <w:marBottom w:val="0"/>
              <w:divBdr>
                <w:top w:val="none" w:sz="0" w:space="0" w:color="auto"/>
                <w:left w:val="none" w:sz="0" w:space="0" w:color="auto"/>
                <w:bottom w:val="none" w:sz="0" w:space="0" w:color="auto"/>
                <w:right w:val="none" w:sz="0" w:space="0" w:color="auto"/>
              </w:divBdr>
              <w:divsChild>
                <w:div w:id="14810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5307">
          <w:marLeft w:val="0"/>
          <w:marRight w:val="0"/>
          <w:marTop w:val="0"/>
          <w:marBottom w:val="0"/>
          <w:divBdr>
            <w:top w:val="none" w:sz="0" w:space="0" w:color="auto"/>
            <w:left w:val="none" w:sz="0" w:space="0" w:color="auto"/>
            <w:bottom w:val="none" w:sz="0" w:space="0" w:color="auto"/>
            <w:right w:val="none" w:sz="0" w:space="0" w:color="auto"/>
          </w:divBdr>
          <w:divsChild>
            <w:div w:id="1388064378">
              <w:marLeft w:val="0"/>
              <w:marRight w:val="0"/>
              <w:marTop w:val="0"/>
              <w:marBottom w:val="0"/>
              <w:divBdr>
                <w:top w:val="none" w:sz="0" w:space="0" w:color="auto"/>
                <w:left w:val="none" w:sz="0" w:space="0" w:color="auto"/>
                <w:bottom w:val="none" w:sz="0" w:space="0" w:color="auto"/>
                <w:right w:val="none" w:sz="0" w:space="0" w:color="auto"/>
              </w:divBdr>
            </w:div>
            <w:div w:id="313603058">
              <w:marLeft w:val="0"/>
              <w:marRight w:val="0"/>
              <w:marTop w:val="0"/>
              <w:marBottom w:val="0"/>
              <w:divBdr>
                <w:top w:val="none" w:sz="0" w:space="0" w:color="auto"/>
                <w:left w:val="none" w:sz="0" w:space="0" w:color="auto"/>
                <w:bottom w:val="none" w:sz="0" w:space="0" w:color="auto"/>
                <w:right w:val="none" w:sz="0" w:space="0" w:color="auto"/>
              </w:divBdr>
              <w:divsChild>
                <w:div w:id="5128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icrosoft.com/en-us/graph/graph-explorer"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Template>
  <TotalTime>27</TotalTime>
  <Pages>4</Pages>
  <Words>426</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Pernarh (DHL Supply Chain)</dc:creator>
  <cp:keywords/>
  <dc:description/>
  <cp:lastModifiedBy>Vincent Pernarh (DHL Supply Chain)</cp:lastModifiedBy>
  <cp:revision>1</cp:revision>
  <dcterms:created xsi:type="dcterms:W3CDTF">2025-09-21T12:49:00Z</dcterms:created>
  <dcterms:modified xsi:type="dcterms:W3CDTF">2025-09-21T13:16:00Z</dcterms:modified>
</cp:coreProperties>
</file>